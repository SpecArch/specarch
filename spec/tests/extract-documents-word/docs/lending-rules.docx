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 xml:space="preserve">Lending rules</w:t>
      </w:r>
    </w:p>
    <w:p>
      <w:pPr>
        <w:pStyle w:val="Heading1"/>
      </w:pPr>
      <w:r>
        <w:t xml:space="preserve">Scope</w:t>
      </w:r>
    </w:p>
    <w:p>
      <w:r>
        <w:t xml:space="preserve">The library lends books to its members. This document covers loans and members.</w:t>
      </w:r>
    </w:p>
    <w:p>
      <w:pPr>
        <w:pStyle w:val="Heading1"/>
      </w:pPr>
      <w:r>
        <w:t xml:space="preserve">Loans</w:t>
      </w:r>
    </w:p>
    <w:p>
      <w:pPr>
        <w:pStyle w:val="Heading2"/>
      </w:pPr>
      <w:r>
        <w:t xml:space="preserve">Limits</w:t>
      </w:r>
    </w:p>
    <w:p>
      <w:pPr>
        <w:numPr>
          <w:ilvl w:val="2"/>
          <w:numId w:val="1"/>
        </w:numPr>
      </w:pPr>
      <w:r>
        <w:t xml:space="preserve">A member shall borrow at most 5 books at a time.</w:t>
      </w:r>
    </w:p>
    <w:p>
      <w:pPr>
        <w:numPr>
          <w:ilvl w:val="2"/>
          <w:numId w:val="1"/>
        </w:numPr>
      </w:pPr>
      <w:r>
        <w:t xml:space="preserve">A loan must be returned within 14 days.</w:t>
      </w:r>
    </w:p>
    <w:p>
      <w:pPr>
        <w:numPr>
          <w:ilvl w:val="0"/>
          <w:numId w:val="2"/>
        </w:numPr>
      </w:pPr>
      <w:r>
        <w:t xml:space="preserve">Overdue loans are listed every day.</w:t>
      </w:r>
    </w:p>
    <w:p>
      <w:r>
        <w:t xml:space="preserve">The desk opens at 08:00.</w:t>
      </w:r>
      <w:r>
        <w:drawing>
          <wp:inline>
            <a:graphic>
              <a:graphicData/>
            </a:graphic>
          </wp:inline>
        </w:drawing>
      </w:r>
    </w:p>
    <w:p>
      <w:r>
        <w:t xml:space="preserve">A reminder should be sent </w:t>
      </w:r>
      <w:ins w:id="1" w:author="Editor">
        <w:r>
          <w:t>two days before the due date.</w:t>
        </w:r>
      </w:ins>
      <w:del w:id="2" w:author="Editor">
        <w:r>
          <w:delText>one day before.</w:delText>
        </w:r>
      </w:del>
    </w:p>
    <w:p>
      <w:pPr>
        <w:pStyle w:val="Heading1"/>
      </w:pPr>
      <w:r>
        <w:t xml:space="preserve">Members</w:t>
      </w:r>
    </w:p>
    <w:p>
      <w:pPr>
        <w:pStyle w:val="Heading2"/>
      </w:pPr>
      <w:r>
        <w:t xml:space="preserve">Member</w:t>
      </w:r>
    </w:p>
    <w:tbl>
      <w:tr>
        <w:tc>
          <w:p>
            <w:r>
              <w:t>Field</w:t>
            </w:r>
          </w:p>
        </w:tc>
        <w:tc>
          <w:p>
            <w:r>
              <w:t>Type</w:t>
            </w:r>
          </w:p>
        </w:tc>
        <w:tc>
          <w:p>
            <w:r>
              <w:t>Required</w:t>
            </w:r>
          </w:p>
        </w:tc>
        <w:tc>
          <w:p>
            <w:r>
              <w:t>Sensitivity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string</w:t>
            </w:r>
          </w:p>
        </w:tc>
        <w:tc>
          <w:p>
            <w:r>
              <w:t>yes</w:t>
            </w:r>
          </w:p>
        </w:tc>
        <w:tc>
          <w:p>
            <w:r>
              <w:t>personal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email</w:t>
            </w:r>
          </w:p>
        </w:tc>
        <w:tc>
          <w:p>
            <w:r>
              <w:t>yes</w:t>
            </w:r>
          </w:p>
        </w:tc>
        <w:tc>
          <w:p>
            <w:r>
              <w:t>personal</w:t>
            </w:r>
          </w:p>
        </w:tc>
      </w:tr>
      <w:tr>
        <w:tc>
          <w:p>
            <w:r>
              <w:t>joined</w:t>
            </w:r>
          </w:p>
        </w:tc>
        <w:tc>
          <w:p>
            <w:r>
              <w:t>date</w:t>
            </w:r>
          </w:p>
        </w:tc>
        <w:tc>
          <w:p>
            <w:r>
              <w:t>no</w:t>
            </w:r>
          </w:p>
        </w:tc>
        <w:tc>
          <w:p>
            <w:r>
              <w:t>internal</w:t>
            </w:r>
          </w:p>
        </w:tc>
      </w:tr>
    </w:tbl>
    <w:p>
      <w:pPr>
        <w:pStyle w:val="AnnexHeading"/>
      </w:pPr>
      <w:r>
        <w:t xml:space="preserve">Fees</w:t>
      </w:r>
    </w:p>
    <w:p>
      <w:r>
        <w:t xml:space="preserve">It must be paid at the desk.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abstractNum w:abstractNumId="0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abstractNum w:abstractNumId="1">
    <w:lvl w:ilvl="0">
      <w:start w:val="1"/>
      <w:numFmt w:val="bullet"/>
      <w:lvlText w:val="•"/>
    </w:lvl>
  </w:abstractNum>
  <w:abstractNum w:abstractNumId="2">
    <w:lvl w:ilvl="0">
      <w:start w:val="1"/>
      <w:numFmt w:val="upperLetter"/>
      <w:lvlText w:val="Annex %1"/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style w:type="paragraph" w:styleId="Title">
    <w:name w:val="Title"/>
    <w:pPr/>
  </w:style>
  <w:style w:type="paragraph" w:styleId="Heading1">
    <w:name w:val="heading 1"/>
    <w:pPr>
      <w:numPr>
        <w:ilvl w:val="0"/>
        <w:numId w:val="1"/>
      </w:numPr>
      <w:outlineLvl w:val="0"/>
    </w:pPr>
  </w:style>
  <w:style w:type="paragraph" w:styleId="Heading2">
    <w:name w:val="heading 2"/>
    <w:basedOn w:val="Heading1"/>
    <w:pPr>
      <w:numPr>
        <w:ilvl w:val="1"/>
        <w:numId w:val="1"/>
      </w:numPr>
      <w:outlineLvl w:val="1"/>
    </w:pPr>
  </w:style>
  <w:style w:type="paragraph" w:styleId="AnnexHeading">
    <w:name w:val="Annex Heading"/>
    <w:pPr>
      <w:numPr>
        <w:ilvl w:val="0"/>
        <w:numId w:val="3"/>
      </w:num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Lending rules (core title)</dc:title>
</cp:coreProperties>
</file>